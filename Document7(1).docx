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jc w:val="left"/>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G-Coupled Receptor Protein </w:t>
      </w:r>
    </w:p>
    <w:p w:rsidR="00000000" w:rsidDel="00000000" w:rsidP="00000000" w:rsidRDefault="00000000" w:rsidRPr="00000000" w14:paraId="00000003">
      <w:pPr>
        <w:jc w:val="both"/>
        <w:rPr>
          <w:rFonts w:ascii="Calibri" w:cs="Calibri" w:eastAsia="Calibri" w:hAnsi="Calibri"/>
          <w:color w:val="000000"/>
          <w:sz w:val="31"/>
          <w:szCs w:val="31"/>
        </w:rPr>
      </w:pPr>
      <w:r w:rsidDel="00000000" w:rsidR="00000000" w:rsidRPr="00000000">
        <w:rPr>
          <w:rFonts w:ascii="Calibri" w:cs="Calibri" w:eastAsia="Calibri" w:hAnsi="Calibri"/>
          <w:sz w:val="28"/>
          <w:szCs w:val="28"/>
          <w:rtl w:val="0"/>
        </w:rPr>
        <w:t xml:space="preserve">G-protein coupled receptors , also known as GPCRs, are cell-surface receptors that play a crucial role in transducing extracellular signals into intracellular effector pathways through the activation of heterotrimeric G-proteins </w:t>
      </w:r>
      <w:r w:rsidDel="00000000" w:rsidR="00000000" w:rsidRPr="00000000">
        <w:rPr>
          <w:rFonts w:ascii="Calibri" w:cs="Calibri" w:eastAsia="Calibri" w:hAnsi="Calibri"/>
          <w:color w:val="000000"/>
          <w:sz w:val="31"/>
          <w:szCs w:val="31"/>
          <w:rtl w:val="0"/>
        </w:rPr>
        <w:t xml:space="preserve">(Heng, Aubel and Fussenegger, 2013)</w:t>
      </w:r>
      <w:r w:rsidDel="00000000" w:rsidR="00000000" w:rsidRPr="00000000">
        <w:rPr>
          <w:sz w:val="28"/>
          <w:szCs w:val="28"/>
          <w:rtl w:val="0"/>
        </w:rPr>
        <w:t xml:space="preserve"> GPCRs comprise the largest family of membrane proteins and </w:t>
      </w:r>
      <w:r w:rsidDel="00000000" w:rsidR="00000000" w:rsidRPr="00000000">
        <w:rPr>
          <w:rFonts w:ascii="Calibri" w:cs="Calibri" w:eastAsia="Calibri" w:hAnsi="Calibri"/>
          <w:sz w:val="28"/>
          <w:szCs w:val="28"/>
          <w:rtl w:val="0"/>
        </w:rPr>
        <w:t xml:space="preserve">are responsible for mediating most cellular responses to hormones and neurotransmitters. They serve as essential nodes in the communication network that connects the cell's interior with its external environment. Moreover, GPCRs are responsible for our sense of light, smell, and taste </w:t>
      </w:r>
      <w:r w:rsidDel="00000000" w:rsidR="00000000" w:rsidRPr="00000000">
        <w:rPr>
          <w:rFonts w:ascii="Calibri" w:cs="Calibri" w:eastAsia="Calibri" w:hAnsi="Calibri"/>
          <w:color w:val="000000"/>
          <w:sz w:val="31"/>
          <w:szCs w:val="31"/>
          <w:rtl w:val="0"/>
        </w:rPr>
        <w:t xml:space="preserve">(Rosenbaum, Rasmussen and Kobilka, 2009)</w:t>
      </w:r>
    </w:p>
    <w:p w:rsidR="00000000" w:rsidDel="00000000" w:rsidP="00000000" w:rsidRDefault="00000000" w:rsidRPr="00000000" w14:paraId="00000004">
      <w:pPr>
        <w:jc w:val="both"/>
        <w:rPr>
          <w:rFonts w:ascii="Calibri" w:cs="Calibri" w:eastAsia="Calibri" w:hAnsi="Calibri"/>
          <w:color w:val="000000"/>
          <w:sz w:val="31"/>
          <w:szCs w:val="31"/>
        </w:rPr>
      </w:pPr>
      <w:r w:rsidDel="00000000" w:rsidR="00000000" w:rsidRPr="00000000">
        <w:rPr>
          <w:rFonts w:ascii="Calibri" w:cs="Calibri" w:eastAsia="Calibri" w:hAnsi="Calibri"/>
          <w:sz w:val="28"/>
          <w:szCs w:val="28"/>
          <w:rtl w:val="0"/>
        </w:rPr>
        <w:t xml:space="preserve">The evolutionary significance of GPCRs becomes apparent when considering their presence in diverse organisms. They have been identified in the genomes of bacteria, yeast, plants, nematodes, and invertebrates, providing evidence for their ancient origin </w:t>
      </w:r>
      <w:r w:rsidDel="00000000" w:rsidR="00000000" w:rsidRPr="00000000">
        <w:rPr>
          <w:rFonts w:ascii="Calibri" w:cs="Calibri" w:eastAsia="Calibri" w:hAnsi="Calibri"/>
          <w:color w:val="000000"/>
          <w:sz w:val="31"/>
          <w:szCs w:val="31"/>
          <w:rtl w:val="0"/>
        </w:rPr>
        <w:t xml:space="preserve">(Kroeze, Sheffler and Roth, 2003)</w:t>
      </w:r>
      <w:r w:rsidDel="00000000" w:rsidR="00000000" w:rsidRPr="00000000">
        <w:rPr>
          <w:sz w:val="28"/>
          <w:szCs w:val="28"/>
          <w:rtl w:val="0"/>
        </w:rPr>
        <w:t xml:space="preserve"> This widespread distribution across </w:t>
      </w:r>
      <w:r w:rsidDel="00000000" w:rsidR="00000000" w:rsidRPr="00000000">
        <w:rPr>
          <w:rFonts w:ascii="Calibri" w:cs="Calibri" w:eastAsia="Calibri" w:hAnsi="Calibri"/>
          <w:sz w:val="28"/>
          <w:szCs w:val="28"/>
          <w:rtl w:val="0"/>
        </w:rPr>
        <w:t xml:space="preserve">different species suggests that GPCRs have played fundamental roles in cellular signaling throughout evolutionary history. GPCRs and G-protein signalling have been around for around 1.2 billion years, long before the divergence of land plants, fungi, and mammals. Fungal pheromone receptors, cAMP-receptor-like receptors, and glutamate-receptor-like receptors are the phylogenetically oldest GPCRs that have been studied so far. Glutamate-receptor-like receptors have been found in a wide variety of organisms, including the slime mould Dictyostelium discoideum and the sponge Geodia cydonium. </w:t>
      </w:r>
      <w:r w:rsidDel="00000000" w:rsidR="00000000" w:rsidRPr="00000000">
        <w:rPr>
          <w:rFonts w:ascii="Calibri" w:cs="Calibri" w:eastAsia="Calibri" w:hAnsi="Calibri"/>
          <w:color w:val="000000"/>
          <w:sz w:val="31"/>
          <w:szCs w:val="31"/>
          <w:rtl w:val="0"/>
        </w:rPr>
        <w:t xml:space="preserve">(Schöneberg</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2007)</w:t>
      </w:r>
    </w:p>
    <w:p w:rsidR="00000000" w:rsidDel="00000000" w:rsidP="00000000" w:rsidRDefault="00000000" w:rsidRPr="00000000" w14:paraId="00000005">
      <w:pPr>
        <w:jc w:val="both"/>
        <w:rPr>
          <w:rFonts w:ascii="Calibri" w:cs="Calibri" w:eastAsia="Calibri" w:hAnsi="Calibri"/>
          <w:color w:val="000000"/>
          <w:sz w:val="31"/>
          <w:szCs w:val="31"/>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color w:val="000000"/>
          <w:sz w:val="31"/>
          <w:szCs w:val="31"/>
        </w:rPr>
      </w:pPr>
      <w:r w:rsidDel="00000000" w:rsidR="00000000" w:rsidRPr="00000000">
        <w:rPr>
          <w:rFonts w:ascii="Calibri" w:cs="Calibri" w:eastAsia="Calibri" w:hAnsi="Calibri"/>
          <w:color w:val="000000"/>
          <w:sz w:val="28"/>
          <w:szCs w:val="28"/>
          <w:rtl w:val="0"/>
        </w:rPr>
        <w:t xml:space="preserve">The studies of GPCR genes in insects and their possible biological functions reveal that these genes may play a role in a wide variety of physiological processes, including reproduction, growth and development, stress responses, feeding pattern, behaviors and other physiological processes. </w:t>
      </w:r>
      <w:r w:rsidDel="00000000" w:rsidR="00000000" w:rsidRPr="00000000">
        <w:rPr>
          <w:rFonts w:ascii="Calibri" w:cs="Calibri" w:eastAsia="Calibri" w:hAnsi="Calibri"/>
          <w:color w:val="000000"/>
          <w:sz w:val="31"/>
          <w:szCs w:val="31"/>
          <w:rtl w:val="0"/>
        </w:rPr>
        <w:t xml:space="preserve">(Liu, Wang, Li and Feng, 2021)</w:t>
      </w:r>
    </w:p>
    <w:p w:rsidR="00000000" w:rsidDel="00000000" w:rsidP="00000000" w:rsidRDefault="00000000" w:rsidRPr="00000000" w14:paraId="00000007">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color w:val="000000"/>
          <w:sz w:val="31"/>
          <w:szCs w:val="31"/>
        </w:rPr>
      </w:pPr>
      <w:r w:rsidDel="00000000" w:rsidR="00000000" w:rsidRPr="00000000">
        <w:rPr>
          <w:rFonts w:ascii="Calibri" w:cs="Calibri" w:eastAsia="Calibri" w:hAnsi="Calibri"/>
          <w:color w:val="000000"/>
          <w:sz w:val="28"/>
          <w:szCs w:val="28"/>
          <w:rtl w:val="0"/>
        </w:rPr>
        <w:t xml:space="preserve">GPCR pathways are activated in insects by compounds like 20-hydroxyecdysone (20-E) or neuropeptides, which then control the expression of genes involved in processes like apoptosis and insect metamorphosis.</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31"/>
          <w:szCs w:val="31"/>
          <w:rtl w:val="0"/>
        </w:rPr>
        <w:t xml:space="preserve">(Liu, Wang, Li and Feng, 2021)</w:t>
      </w:r>
      <w:r w:rsidDel="00000000" w:rsidR="00000000" w:rsidRPr="00000000">
        <w:rPr>
          <w:rFonts w:ascii="Calibri" w:cs="Calibri" w:eastAsia="Calibri" w:hAnsi="Calibri"/>
          <w:sz w:val="28"/>
          <w:szCs w:val="28"/>
          <w:rtl w:val="0"/>
        </w:rPr>
        <w:t xml:space="preserve">The activation of the signaling pathway that is common to all members of this receptor family begins with the binding of the agonist to the unique surface receptor associated with that agonist. This binding event induces a conformational shift in the receptor, allowing it to engage with the heterotrimeric G protein in the cell membrane, resulting in the formation of a high-affinity agonist-receptor-G protein complex. The interaction between the receptor and the G protein catalyzes the exchange of guanine nucleotides on a subunit of the G protein, ultimately leading to the separation of the G protein complex into its α and βγ subunits. The activated form of the G protein, with GTP attached to it, dissociates from the receptor and activates an effector protein, which modulates intracellular second messengers and transmits the signal</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color w:val="000000"/>
          <w:sz w:val="31"/>
          <w:szCs w:val="31"/>
          <w:rtl w:val="0"/>
        </w:rPr>
        <w:t xml:space="preserve">(Strader</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1994) </w:t>
      </w:r>
    </w:p>
    <w:sdt>
      <w:sdtPr>
        <w:tag w:val="goog_rdk_1"/>
      </w:sdtPr>
      <w:sdtContent>
        <w:p w:rsidR="00000000" w:rsidDel="00000000" w:rsidP="00000000" w:rsidRDefault="00000000" w:rsidRPr="00000000" w14:paraId="00000009">
          <w:pPr>
            <w:jc w:val="both"/>
            <w:rPr>
              <w:ins w:author="Suresh Babu, Abhijith" w:id="0" w:date="2023-06-01T11:25:47Z"/>
              <w:rFonts w:ascii="Calibri" w:cs="Calibri" w:eastAsia="Calibri" w:hAnsi="Calibri"/>
              <w:color w:val="000000"/>
              <w:sz w:val="31"/>
              <w:szCs w:val="31"/>
            </w:rPr>
          </w:pPr>
          <w:r w:rsidDel="00000000" w:rsidR="00000000" w:rsidRPr="00000000">
            <w:rPr>
              <w:rFonts w:ascii="Calibri" w:cs="Calibri" w:eastAsia="Calibri" w:hAnsi="Calibri"/>
              <w:sz w:val="28"/>
              <w:szCs w:val="28"/>
              <w:rtl w:val="0"/>
            </w:rPr>
            <w:t xml:space="preserve">GPCRs exhibit an impressive capability to bind a diverse range of ligands, including hormones, neurotransmitters, ions, photons, odorants, and neuropeptides. These ligand-specific interactions lead to interactions with G proteins and arrestins, initiating downstream signaling pathways. These pathways include the adenylate cyclase/cyclic AMP (AC/cAMP), phosphatidylinositol/diacylglycerol/protein kinase C (PI/DAG/PKC), and voltage-gated calcium channel (Ca2+ channels) pathways, which are essential for growth, development, reproduction, and various physiological activities</w:t>
          </w:r>
          <w:r w:rsidDel="00000000" w:rsidR="00000000" w:rsidRPr="00000000">
            <w:rPr>
              <w:rFonts w:ascii="Calibri" w:cs="Calibri" w:eastAsia="Calibri" w:hAnsi="Calibri"/>
              <w:color w:val="000000"/>
              <w:sz w:val="28"/>
              <w:szCs w:val="28"/>
              <w:rtl w:val="0"/>
            </w:rPr>
            <w:t xml:space="preserve">.</w:t>
          </w:r>
          <w:r w:rsidDel="00000000" w:rsidR="00000000" w:rsidRPr="00000000">
            <w:rPr>
              <w:rFonts w:ascii="Calibri" w:cs="Calibri" w:eastAsia="Calibri" w:hAnsi="Calibri"/>
              <w:color w:val="000000"/>
              <w:sz w:val="31"/>
              <w:szCs w:val="31"/>
              <w:rtl w:val="0"/>
            </w:rPr>
            <w:t xml:space="preserve"> (Liu</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2021)</w:t>
          </w:r>
          <w:sdt>
            <w:sdtPr>
              <w:tag w:val="goog_rdk_0"/>
            </w:sdtPr>
            <w:sdtContent>
              <w:ins w:author="Suresh Babu, Abhijith" w:id="0" w:date="2023-06-01T11:25:47Z">
                <w:r w:rsidDel="00000000" w:rsidR="00000000" w:rsidRPr="00000000">
                  <w:rPr>
                    <w:rtl w:val="0"/>
                  </w:rPr>
                </w:r>
              </w:ins>
            </w:sdtContent>
          </w:sdt>
        </w:p>
      </w:sdtContent>
    </w:sdt>
    <w:p w:rsidR="00000000" w:rsidDel="00000000" w:rsidP="00000000" w:rsidRDefault="00000000" w:rsidRPr="00000000" w14:paraId="0000000A">
      <w:pPr>
        <w:jc w:val="both"/>
        <w:rPr>
          <w:rFonts w:ascii="Calibri" w:cs="Calibri" w:eastAsia="Calibri" w:hAnsi="Calibri"/>
          <w:color w:val="000000"/>
          <w:sz w:val="28"/>
          <w:szCs w:val="28"/>
        </w:rPr>
      </w:pPr>
      <w:r w:rsidDel="00000000" w:rsidR="00000000" w:rsidRPr="00000000">
        <w:rPr>
          <w:rFonts w:ascii="Calibri" w:cs="Calibri" w:eastAsia="Calibri" w:hAnsi="Calibri"/>
          <w:sz w:val="28"/>
          <w:szCs w:val="28"/>
          <w:rtl w:val="0"/>
        </w:rPr>
        <w:t xml:space="preserve">These receptors, commonly referred to as heptahelical receptors or 7-TM receptors, are characterized by a seven-transmembrane α-helical fold composed of seven membrane-spanning helices  </w:t>
      </w:r>
      <w:r w:rsidDel="00000000" w:rsidR="00000000" w:rsidRPr="00000000">
        <w:rPr>
          <w:rFonts w:ascii="Calibri" w:cs="Calibri" w:eastAsia="Calibri" w:hAnsi="Calibri"/>
          <w:color w:val="000000"/>
          <w:sz w:val="31"/>
          <w:szCs w:val="31"/>
          <w:rtl w:val="0"/>
        </w:rPr>
        <w:t xml:space="preserve">(Kroeze, Sheffler and Roth, 2003)</w:t>
      </w:r>
      <w:r w:rsidDel="00000000" w:rsidR="00000000" w:rsidRPr="00000000">
        <w:rPr>
          <w:sz w:val="28"/>
          <w:szCs w:val="28"/>
          <w:rtl w:val="0"/>
        </w:rPr>
        <w:t xml:space="preserve"> They possess an extracellular N-terminus, which is exposed to the extracellular environment and often contains numerous glycosylation sites, as well as an intracellular C-terminus that faces the cytoplasm and provides access to potential phosphorylation sites. Ligand-specific binding occurs in the extracellular domains, while the intracellular regions interact with a heterotrimeric GTP-binding protein </w:t>
      </w:r>
      <w:r w:rsidDel="00000000" w:rsidR="00000000" w:rsidRPr="00000000">
        <w:rPr>
          <w:rFonts w:ascii="Calibri" w:cs="Calibri" w:eastAsia="Calibri" w:hAnsi="Calibri"/>
          <w:color w:val="000000"/>
          <w:sz w:val="31"/>
          <w:szCs w:val="31"/>
          <w:rtl w:val="0"/>
        </w:rPr>
        <w:t xml:space="preserve">(Caers</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2012)</w:t>
      </w:r>
      <w:r w:rsidDel="00000000" w:rsidR="00000000" w:rsidRPr="00000000">
        <w:rPr>
          <w:sz w:val="28"/>
          <w:szCs w:val="28"/>
          <w:rtl w:val="0"/>
        </w:rPr>
        <w:t xml:space="preserve">. Analysis of the cloning and sequencing of more than a hundred members of this extensive receptor protein family has revealed that these receptors are distinguished by seven hydrophobic regions, each consisting of 20-25 amino acids. These regions are predicted to form transmembrane alpha helices and are interconnected by alternating extracellular and intracellular loops </w:t>
      </w:r>
      <w:r w:rsidDel="00000000" w:rsidR="00000000" w:rsidRPr="00000000">
        <w:rPr>
          <w:rFonts w:ascii="Calibri" w:cs="Calibri" w:eastAsia="Calibri" w:hAnsi="Calibri"/>
          <w:color w:val="000000"/>
          <w:sz w:val="31"/>
          <w:szCs w:val="31"/>
          <w:rtl w:val="0"/>
        </w:rPr>
        <w:t xml:space="preserve">(Strader</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1994)</w:t>
      </w: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color w:val="000000"/>
          <w:sz w:val="31"/>
          <w:szCs w:val="31"/>
        </w:rPr>
      </w:pPr>
      <w:r w:rsidDel="00000000" w:rsidR="00000000" w:rsidRPr="00000000">
        <w:rPr>
          <w:rFonts w:ascii="Calibri" w:cs="Calibri" w:eastAsia="Calibri" w:hAnsi="Calibri"/>
          <w:sz w:val="28"/>
          <w:szCs w:val="28"/>
          <w:rtl w:val="0"/>
        </w:rPr>
        <w:t xml:space="preserve">The analysis uncovered the presence of 197 GPCRs encoded in Lucilia cuprina, encompassing various subtypes including rhodopsins (n=73), secretin receptors (n=18), metabotropic glutamate receptors (n=9), and unclassified proteins </w:t>
      </w:r>
      <w:r w:rsidDel="00000000" w:rsidR="00000000" w:rsidRPr="00000000">
        <w:rPr>
          <w:rFonts w:ascii="Calibri" w:cs="Calibri" w:eastAsia="Calibri" w:hAnsi="Calibri"/>
          <w:color w:val="000000"/>
          <w:sz w:val="31"/>
          <w:szCs w:val="31"/>
          <w:rtl w:val="0"/>
        </w:rPr>
        <w:t xml:space="preserve">(Anstead</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2015)</w:t>
      </w:r>
      <w:r w:rsidDel="00000000" w:rsidR="00000000" w:rsidRPr="00000000">
        <w:rPr>
          <w:rFonts w:ascii="Calibri" w:cs="Calibri" w:eastAsia="Calibri" w:hAnsi="Calibri"/>
          <w:color w:val="000000"/>
          <w:sz w:val="28"/>
          <w:szCs w:val="28"/>
          <w:rtl w:val="0"/>
        </w:rPr>
        <w:t xml:space="preserve"> </w:t>
      </w:r>
      <w:r w:rsidDel="00000000" w:rsidR="00000000" w:rsidRPr="00000000">
        <w:rPr>
          <w:rFonts w:ascii="Calibri" w:cs="Calibri" w:eastAsia="Calibri" w:hAnsi="Calibri"/>
          <w:sz w:val="28"/>
          <w:szCs w:val="28"/>
          <w:rtl w:val="0"/>
        </w:rPr>
        <w:t xml:space="preserve">Similarly, in the stick insect Carausius morosus, 430 putative GPCR transcripts were identified, with 43 of them exhibiting significant similarity to known GPCR sequences  </w:t>
      </w:r>
      <w:r w:rsidDel="00000000" w:rsidR="00000000" w:rsidRPr="00000000">
        <w:rPr>
          <w:rFonts w:ascii="Calibri" w:cs="Calibri" w:eastAsia="Calibri" w:hAnsi="Calibri"/>
          <w:color w:val="000000"/>
          <w:sz w:val="31"/>
          <w:szCs w:val="31"/>
          <w:rtl w:val="0"/>
        </w:rPr>
        <w:t xml:space="preserve">(Duan Şahbaz and Birgül Iyison, 2019)</w:t>
      </w:r>
      <w:r w:rsidDel="00000000" w:rsidR="00000000" w:rsidRPr="00000000">
        <w:rPr>
          <w:rFonts w:ascii="Calibri" w:cs="Calibri" w:eastAsia="Calibri" w:hAnsi="Calibri"/>
          <w:sz w:val="28"/>
          <w:szCs w:val="28"/>
          <w:rtl w:val="0"/>
        </w:rPr>
        <w:t xml:space="preserve"> Additionally, 65 putative neuropeptide GPCR genes were discovered in spider mate, with 58 belonging to the A-family and 7 to the B-family </w:t>
      </w:r>
      <w:r w:rsidDel="00000000" w:rsidR="00000000" w:rsidRPr="00000000">
        <w:rPr>
          <w:rFonts w:ascii="Calibri" w:cs="Calibri" w:eastAsia="Calibri" w:hAnsi="Calibri"/>
          <w:color w:val="000000"/>
          <w:sz w:val="31"/>
          <w:szCs w:val="31"/>
          <w:rtl w:val="0"/>
        </w:rPr>
        <w:t xml:space="preserve">(Veenstra, Rombauts and Grbić, 2012)</w:t>
      </w:r>
      <w:r w:rsidDel="00000000" w:rsidR="00000000" w:rsidRPr="00000000">
        <w:rPr>
          <w:sz w:val="28"/>
          <w:szCs w:val="28"/>
          <w:rtl w:val="0"/>
        </w:rPr>
        <w:t xml:space="preserve"> </w:t>
      </w:r>
      <w:r w:rsidDel="00000000" w:rsidR="00000000" w:rsidRPr="00000000">
        <w:rPr>
          <w:rFonts w:ascii="Calibri" w:cs="Calibri" w:eastAsia="Calibri" w:hAnsi="Calibri"/>
          <w:sz w:val="28"/>
          <w:szCs w:val="28"/>
          <w:rtl w:val="0"/>
        </w:rPr>
        <w:t xml:space="preserve">Moreover, our investigation of the human proteome revealed that out of the 799 full-length GPCRs, 430 are primarily involved in sensory processing, such as smell, taste, and vision, making them less likely to be useful therapeutic targets.</w:t>
      </w:r>
      <w:r w:rsidDel="00000000" w:rsidR="00000000" w:rsidRPr="00000000">
        <w:rPr>
          <w:sz w:val="28"/>
          <w:szCs w:val="28"/>
          <w:rtl w:val="0"/>
        </w:rPr>
        <w:t xml:space="preserve">These GPCRs include the 8 opsin/rhodopsin-related receptors, 388 olfactory receptors, 6 vomeronasal-like receptors, 25 bitter-taste receptors (T2Rs) and 3 sweet/umami taste receptors</w:t>
      </w:r>
      <w:r w:rsidDel="00000000" w:rsidR="00000000" w:rsidRPr="00000000">
        <w:rPr>
          <w:rFonts w:ascii="Calibri" w:cs="Calibri" w:eastAsia="Calibri" w:hAnsi="Calibri"/>
          <w:sz w:val="28"/>
          <w:szCs w:val="28"/>
          <w:rtl w:val="0"/>
        </w:rPr>
        <w:t xml:space="preserve"> Conversely, the remaining 369 GPCRs hold great promise as potential therapeutic targets for a wide range of human diseases. </w:t>
      </w:r>
      <w:r w:rsidDel="00000000" w:rsidR="00000000" w:rsidRPr="00000000">
        <w:rPr>
          <w:rFonts w:ascii="Calibri" w:cs="Calibri" w:eastAsia="Calibri" w:hAnsi="Calibri"/>
          <w:color w:val="000000"/>
          <w:sz w:val="31"/>
          <w:szCs w:val="31"/>
          <w:rtl w:val="0"/>
        </w:rPr>
        <w:t xml:space="preserve">(Heng, Aubel and Fussenegger, 2013)</w:t>
      </w:r>
    </w:p>
    <w:p w:rsidR="00000000" w:rsidDel="00000000" w:rsidP="00000000" w:rsidRDefault="00000000" w:rsidRPr="00000000" w14:paraId="0000000C">
      <w:pPr>
        <w:jc w:val="both"/>
        <w:rPr>
          <w:rFonts w:ascii="Calibri" w:cs="Calibri" w:eastAsia="Calibri" w:hAnsi="Calibri"/>
          <w:color w:val="000000"/>
          <w:sz w:val="28"/>
          <w:szCs w:val="28"/>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color w:val="000000"/>
          <w:sz w:val="31"/>
          <w:szCs w:val="31"/>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28"/>
          <w:szCs w:val="28"/>
          <w:rtl w:val="0"/>
        </w:rPr>
        <w:t xml:space="preserve">GPCR have been the subject of much research due to their </w:t>
      </w:r>
      <w:r w:rsidDel="00000000" w:rsidR="00000000" w:rsidRPr="00000000">
        <w:rPr>
          <w:rFonts w:ascii="Calibri" w:cs="Calibri" w:eastAsia="Calibri" w:hAnsi="Calibri"/>
          <w:sz w:val="28"/>
          <w:szCs w:val="28"/>
          <w:rtl w:val="0"/>
        </w:rPr>
        <w:t xml:space="preserve">pathophysiology and pharmacological significance. </w:t>
      </w:r>
      <w:r w:rsidDel="00000000" w:rsidR="00000000" w:rsidRPr="00000000">
        <w:rPr>
          <w:rFonts w:ascii="Calibri" w:cs="Calibri" w:eastAsia="Calibri" w:hAnsi="Calibri"/>
          <w:color w:val="000000"/>
          <w:sz w:val="28"/>
          <w:szCs w:val="28"/>
          <w:rtl w:val="0"/>
        </w:rPr>
        <w:t xml:space="preserve">475 GPCR-targeting medicines with a current FDA-approval status were found. This amounts to around 34% of all medications authorized by the FDA. The actions of the 475 authorized medications are mediated by a total of 108 GPCR targets, which together account for 27% of the human non-olfactory GPCRs. 314 of the currently available medicines are designed to act on aminergic receptors, which are recognized as effective therapeutic targets</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31"/>
          <w:szCs w:val="31"/>
          <w:rtl w:val="0"/>
        </w:rPr>
        <w:t xml:space="preserve">(Hauser</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2017)</w:t>
      </w:r>
    </w:p>
    <w:p w:rsidR="00000000" w:rsidDel="00000000" w:rsidP="00000000" w:rsidRDefault="00000000" w:rsidRPr="00000000" w14:paraId="0000000E">
      <w:pPr>
        <w:jc w:val="both"/>
        <w:rPr>
          <w:rFonts w:ascii="Calibri" w:cs="Calibri" w:eastAsia="Calibri" w:hAnsi="Calibri"/>
          <w:color w:val="000000"/>
          <w:sz w:val="31"/>
          <w:szCs w:val="31"/>
        </w:rPr>
      </w:pPr>
      <w:r w:rsidDel="00000000" w:rsidR="00000000" w:rsidRPr="00000000">
        <w:rPr>
          <w:rFonts w:ascii="Calibri" w:cs="Calibri" w:eastAsia="Calibri" w:hAnsi="Calibri"/>
          <w:color w:val="000000"/>
          <w:sz w:val="28"/>
          <w:szCs w:val="28"/>
          <w:rtl w:val="0"/>
        </w:rPr>
        <w:t xml:space="preserve">Data reveals that the indications for GPCR-targeted medicines are growing, moving beyond the traditional domains of hypertension, allergies, analgesics, schizophrenia, and depression, and into other areas including Alzheimer's disease and obesity. Multiple sclerosis (MS), smoking cessation, short bowel syndrome, and hypocalcaemia are only some of the newer diseases for which GPCRs have been addressed.</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color w:val="000000"/>
          <w:sz w:val="31"/>
          <w:szCs w:val="31"/>
          <w:rtl w:val="0"/>
        </w:rPr>
        <w:t xml:space="preserve">(Hauser</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2017)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8"/>
          <w:szCs w:val="28"/>
          <w:rtl w:val="0"/>
        </w:rPr>
        <w:t xml:space="preserve">Drugs that either stimulate (agonists) or block (antagonists) GPCRs are critical in managing diseases affecting major organs, including the brain, heart, lungs, metabolic and urinary systems. For example, AT1 angiotensin II receptor blockers are used to reduce kidney damage from diabetes, manage hypertension, and treat heart failure. Alpha-1 adrenergic receptor blockers are utilized to manage symptoms and slow progression of benign prostatic hyperplasia. Beta adrenergic blockers, which act on beta-1 and/or beta-2 receptors, are vital in improving survival rates in heart failure patients and are also employed in treating hypertension and coronary heart disease. In contrast, beta-2 adrenergic agonists are central in managing asthma and chronic obstructive pulmonary disease and delaying premature labor. Drugs that block dopamine receptors, specifically D2, are standard treatments for schizophrenia, while dopamine precursors like levodopa, which boost dopamine levels, are extensively used for Parkinson's disease. Lastly, medications that inhibit serotonin uptake indirectly stimulate various serotonin receptors, aiding in treating depression, and possibly contributing to the effects of certain antipsychotic drugs.   </w:t>
      </w:r>
      <w:r w:rsidDel="00000000" w:rsidR="00000000" w:rsidRPr="00000000">
        <w:rPr>
          <w:rFonts w:ascii="Calibri" w:cs="Calibri" w:eastAsia="Calibri" w:hAnsi="Calibri"/>
          <w:color w:val="000000"/>
          <w:sz w:val="31"/>
          <w:szCs w:val="31"/>
          <w:rtl w:val="0"/>
        </w:rPr>
        <w:t xml:space="preserve">(Insel</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2007)</w:t>
      </w:r>
    </w:p>
    <w:p w:rsidR="00000000" w:rsidDel="00000000" w:rsidP="00000000" w:rsidRDefault="00000000" w:rsidRPr="00000000" w14:paraId="0000000F">
      <w:pPr>
        <w:jc w:val="left"/>
        <w:rPr>
          <w:rFonts w:ascii="Calibri" w:cs="Calibri" w:eastAsia="Calibri" w:hAnsi="Calibri"/>
          <w:color w:val="000000"/>
          <w:sz w:val="28"/>
          <w:szCs w:val="28"/>
        </w:rPr>
      </w:pPr>
      <w:r w:rsidDel="00000000" w:rsidR="00000000" w:rsidRPr="00000000">
        <w:rPr>
          <w:sz w:val="28"/>
          <w:szCs w:val="28"/>
          <w:rtl w:val="0"/>
        </w:rPr>
        <w:t xml:space="preserve">Classification of GPCRs in organisms is often done using one of two systems: the A-F system or the GRAFS framework. G protein-coupled receptors (GPCRs) may be broken down into six groups, designated A through F, based on their structural and functional similarities. The largest class of GPCRs is A, the rhodopsin-like family; B, the secretin receptor family; C, the metabotropic glutamate family; D, the fungal mating pheromone receptors; E, all the cAMP receptors; F, the frizzled/smoothened receptors. </w:t>
      </w:r>
      <w:r w:rsidDel="00000000" w:rsidR="00000000" w:rsidRPr="00000000">
        <w:rPr>
          <w:rFonts w:ascii="Calibri" w:cs="Calibri" w:eastAsia="Calibri" w:hAnsi="Calibri"/>
          <w:color w:val="000000"/>
          <w:sz w:val="32"/>
          <w:szCs w:val="32"/>
          <w:rtl w:val="0"/>
        </w:rPr>
        <w:t xml:space="preserve">(Liu, Li</w:t>
      </w:r>
      <w:r w:rsidDel="00000000" w:rsidR="00000000" w:rsidRPr="00000000">
        <w:rPr>
          <w:rFonts w:ascii="Calibri" w:cs="Calibri" w:eastAsia="Calibri" w:hAnsi="Calibri"/>
          <w:i w:val="1"/>
          <w:color w:val="000000"/>
          <w:sz w:val="32"/>
          <w:szCs w:val="32"/>
          <w:rtl w:val="0"/>
        </w:rPr>
        <w:t xml:space="preserve"> et al.,</w:t>
      </w:r>
      <w:r w:rsidDel="00000000" w:rsidR="00000000" w:rsidRPr="00000000">
        <w:rPr>
          <w:rFonts w:ascii="Calibri" w:cs="Calibri" w:eastAsia="Calibri" w:hAnsi="Calibri"/>
          <w:color w:val="000000"/>
          <w:sz w:val="32"/>
          <w:szCs w:val="32"/>
          <w:rtl w:val="0"/>
        </w:rPr>
        <w:t xml:space="preserve"> 2021)</w:t>
      </w:r>
      <w:r w:rsidDel="00000000" w:rsidR="00000000" w:rsidRPr="00000000">
        <w:rPr>
          <w:sz w:val="28"/>
          <w:szCs w:val="28"/>
          <w:rtl w:val="0"/>
        </w:rPr>
        <w:t xml:space="preserve"> There are five major families in the GRAFS system: glutamate (G), rhodopsin (R), adhesion (A), frizzled/taste2 (F), and secretin (S). In addition, the extensive rhodopsin family (R/class A) is classified into 13 distinct groupings. Grouping was done using stringent phylogenetic criteria, and the few human receptors that did not cluster were put into a new category termed as "Other 7TM receptors." </w:t>
      </w:r>
      <w:r w:rsidDel="00000000" w:rsidR="00000000" w:rsidRPr="00000000">
        <w:rPr>
          <w:rFonts w:ascii="Calibri" w:cs="Calibri" w:eastAsia="Calibri" w:hAnsi="Calibri"/>
          <w:color w:val="000000"/>
          <w:sz w:val="32"/>
          <w:szCs w:val="32"/>
          <w:rtl w:val="0"/>
        </w:rPr>
        <w:t xml:space="preserve">(Schiöth and Fredriksson, 2005)</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12">
      <w:pPr>
        <w:jc w:val="left"/>
        <w:rPr>
          <w:rFonts w:ascii="Calibri" w:cs="Calibri" w:eastAsia="Calibri" w:hAnsi="Calibri"/>
          <w:color w:val="000000"/>
          <w:sz w:val="31"/>
          <w:szCs w:val="31"/>
        </w:rPr>
      </w:pPr>
      <w:r w:rsidDel="00000000" w:rsidR="00000000" w:rsidRPr="00000000">
        <w:rPr>
          <w:sz w:val="32"/>
          <w:szCs w:val="32"/>
          <w:rtl w:val="0"/>
        </w:rPr>
        <w:t xml:space="preserve">The typical function of GPCRs is to relate the binding of agonists to the activation by particular heterotrimeric G proteins, which ultimately results in the control of downstream effector proteins.</w:t>
      </w:r>
      <w:r w:rsidDel="00000000" w:rsidR="00000000" w:rsidRPr="00000000">
        <w:rPr>
          <w:rFonts w:ascii="Calibri" w:cs="Calibri" w:eastAsia="Calibri" w:hAnsi="Calibri"/>
          <w:color w:val="000000"/>
          <w:sz w:val="31"/>
          <w:szCs w:val="31"/>
          <w:rtl w:val="0"/>
        </w:rPr>
        <w:t xml:space="preserve">(Rosenbaum, Rasmussen and Kobilka, 2009)</w:t>
      </w:r>
    </w:p>
    <w:p w:rsidR="00000000" w:rsidDel="00000000" w:rsidP="00000000" w:rsidRDefault="00000000" w:rsidRPr="00000000" w14:paraId="00000013">
      <w:pPr>
        <w:jc w:val="left"/>
        <w:rPr>
          <w:sz w:val="32"/>
          <w:szCs w:val="32"/>
        </w:rPr>
      </w:pPr>
      <w:r w:rsidDel="00000000" w:rsidR="00000000" w:rsidRPr="00000000">
        <w:rPr>
          <w:rtl w:val="0"/>
        </w:rPr>
      </w:r>
    </w:p>
    <w:p w:rsidR="00000000" w:rsidDel="00000000" w:rsidP="00000000" w:rsidRDefault="00000000" w:rsidRPr="00000000" w14:paraId="00000014">
      <w:pPr>
        <w:jc w:val="left"/>
        <w:rPr>
          <w:sz w:val="32"/>
          <w:szCs w:val="32"/>
        </w:rPr>
      </w:pPr>
      <w:r w:rsidDel="00000000" w:rsidR="00000000" w:rsidRPr="00000000">
        <w:rPr>
          <w:rtl w:val="0"/>
        </w:rPr>
      </w:r>
    </w:p>
    <w:p w:rsidR="00000000" w:rsidDel="00000000" w:rsidP="00000000" w:rsidRDefault="00000000" w:rsidRPr="00000000" w14:paraId="00000015">
      <w:pPr>
        <w:jc w:val="left"/>
        <w:rPr>
          <w:rFonts w:ascii="Calibri" w:cs="Calibri" w:eastAsia="Calibri" w:hAnsi="Calibri"/>
          <w:color w:val="000000"/>
          <w:sz w:val="31"/>
          <w:szCs w:val="31"/>
        </w:rPr>
      </w:pPr>
      <w:r w:rsidDel="00000000" w:rsidR="00000000" w:rsidRPr="00000000">
        <w:rPr>
          <w:rtl w:val="0"/>
        </w:rPr>
      </w:r>
    </w:p>
    <w:p w:rsidR="00000000" w:rsidDel="00000000" w:rsidP="00000000" w:rsidRDefault="00000000" w:rsidRPr="00000000" w14:paraId="00000016">
      <w:pPr>
        <w:jc w:val="left"/>
        <w:rPr>
          <w:sz w:val="32"/>
          <w:szCs w:val="32"/>
        </w:rPr>
      </w:pPr>
      <w:r w:rsidDel="00000000" w:rsidR="00000000" w:rsidRPr="00000000">
        <w:rPr>
          <w:rtl w:val="0"/>
        </w:rPr>
      </w:r>
    </w:p>
    <w:p w:rsidR="00000000" w:rsidDel="00000000" w:rsidP="00000000" w:rsidRDefault="00000000" w:rsidRPr="00000000" w14:paraId="00000017">
      <w:pPr>
        <w:jc w:val="left"/>
        <w:rPr>
          <w:sz w:val="32"/>
          <w:szCs w:val="32"/>
        </w:rPr>
      </w:pPr>
      <w:r w:rsidDel="00000000" w:rsidR="00000000" w:rsidRPr="00000000">
        <w:rPr>
          <w:rtl w:val="0"/>
        </w:rPr>
      </w:r>
    </w:p>
    <w:p w:rsidR="00000000" w:rsidDel="00000000" w:rsidP="00000000" w:rsidRDefault="00000000" w:rsidRPr="00000000" w14:paraId="00000018">
      <w:pPr>
        <w:jc w:val="left"/>
        <w:rPr>
          <w:b w:val="1"/>
          <w:sz w:val="40"/>
          <w:szCs w:val="40"/>
        </w:rPr>
      </w:pPr>
      <w:r w:rsidDel="00000000" w:rsidR="00000000" w:rsidRPr="00000000">
        <w:rPr>
          <w:b w:val="1"/>
          <w:sz w:val="40"/>
          <w:szCs w:val="40"/>
          <w:rtl w:val="0"/>
        </w:rPr>
        <w:t xml:space="preserve">Single cell sequencing</w:t>
      </w:r>
    </w:p>
    <w:p w:rsidR="00000000" w:rsidDel="00000000" w:rsidP="00000000" w:rsidRDefault="00000000" w:rsidRPr="00000000" w14:paraId="00000019">
      <w:pPr>
        <w:jc w:val="left"/>
        <w:rPr>
          <w:rFonts w:ascii="Calibri" w:cs="Calibri" w:eastAsia="Calibri" w:hAnsi="Calibri"/>
          <w:color w:val="000000"/>
          <w:sz w:val="31"/>
          <w:szCs w:val="31"/>
        </w:rPr>
      </w:pPr>
      <w:r w:rsidDel="00000000" w:rsidR="00000000" w:rsidRPr="00000000">
        <w:rPr>
          <w:sz w:val="32"/>
          <w:szCs w:val="32"/>
          <w:rtl w:val="0"/>
        </w:rPr>
        <w:t xml:space="preserve">Cells are the basic units of life, changing in shape and function both within and across individuals, groups, and species. The sequencing of nucleic acids within single cells, also known as single-cell sequencing (scSeq), has led to a revolution in our knowledge of the diversity of cell types at different levels of the biological hierarchy (for example, tissue, organ, individual), as well as an advancement in our understanding of the relationships between genotype and phenotype. </w:t>
      </w:r>
      <w:r w:rsidDel="00000000" w:rsidR="00000000" w:rsidRPr="00000000">
        <w:rPr>
          <w:rFonts w:ascii="Calibri" w:cs="Calibri" w:eastAsia="Calibri" w:hAnsi="Calibri"/>
          <w:color w:val="000000"/>
          <w:sz w:val="31"/>
          <w:szCs w:val="31"/>
          <w:rtl w:val="0"/>
        </w:rPr>
        <w:t xml:space="preserve">(Alfieri</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2022)</w:t>
      </w:r>
    </w:p>
    <w:p w:rsidR="00000000" w:rsidDel="00000000" w:rsidP="00000000" w:rsidRDefault="00000000" w:rsidRPr="00000000" w14:paraId="0000001A">
      <w:pPr>
        <w:jc w:val="left"/>
        <w:rPr>
          <w:sz w:val="32"/>
          <w:szCs w:val="32"/>
        </w:rPr>
      </w:pPr>
      <w:r w:rsidDel="00000000" w:rsidR="00000000" w:rsidRPr="00000000">
        <w:rPr>
          <w:rtl w:val="0"/>
        </w:rPr>
      </w:r>
    </w:p>
    <w:p w:rsidR="00000000" w:rsidDel="00000000" w:rsidP="00000000" w:rsidRDefault="00000000" w:rsidRPr="00000000" w14:paraId="0000001B">
      <w:pPr>
        <w:jc w:val="left"/>
        <w:rPr>
          <w:rFonts w:ascii="Calibri" w:cs="Calibri" w:eastAsia="Calibri" w:hAnsi="Calibri"/>
          <w:color w:val="000000"/>
          <w:sz w:val="31"/>
          <w:szCs w:val="31"/>
        </w:rPr>
      </w:pPr>
      <w:r w:rsidDel="00000000" w:rsidR="00000000" w:rsidRPr="00000000">
        <w:rPr>
          <w:sz w:val="32"/>
          <w:szCs w:val="32"/>
          <w:rtl w:val="0"/>
        </w:rPr>
        <w:t xml:space="preserve">Several investigations based on cell separation and individual genomic library preparation were reported after the initial scRNA-seq experiment in a four-cell-stage blastomere. </w:t>
      </w:r>
      <w:r w:rsidDel="00000000" w:rsidR="00000000" w:rsidRPr="00000000">
        <w:rPr>
          <w:rFonts w:ascii="Calibri" w:cs="Calibri" w:eastAsia="Calibri" w:hAnsi="Calibri"/>
          <w:color w:val="000000"/>
          <w:sz w:val="31"/>
          <w:szCs w:val="31"/>
          <w:rtl w:val="0"/>
        </w:rPr>
        <w:t xml:space="preserve">(González-Silva, Quevedo and Varela, 2020)</w:t>
      </w:r>
    </w:p>
    <w:p w:rsidR="00000000" w:rsidDel="00000000" w:rsidP="00000000" w:rsidRDefault="00000000" w:rsidRPr="00000000" w14:paraId="0000001C">
      <w:pPr>
        <w:jc w:val="left"/>
        <w:rPr>
          <w:rFonts w:ascii="Calibri" w:cs="Calibri" w:eastAsia="Calibri" w:hAnsi="Calibri"/>
          <w:color w:val="000000"/>
          <w:sz w:val="31"/>
          <w:szCs w:val="31"/>
        </w:rPr>
      </w:pPr>
      <w:r w:rsidDel="00000000" w:rsidR="00000000" w:rsidRPr="00000000">
        <w:rPr>
          <w:rtl w:val="0"/>
        </w:rPr>
      </w:r>
    </w:p>
    <w:p w:rsidR="00000000" w:rsidDel="00000000" w:rsidP="00000000" w:rsidRDefault="00000000" w:rsidRPr="00000000" w14:paraId="0000001D">
      <w:pPr>
        <w:jc w:val="left"/>
        <w:rPr>
          <w:rFonts w:ascii="Calibri" w:cs="Calibri" w:eastAsia="Calibri" w:hAnsi="Calibri"/>
          <w:color w:val="000000"/>
          <w:sz w:val="31"/>
          <w:szCs w:val="31"/>
        </w:rPr>
      </w:pPr>
      <w:r w:rsidDel="00000000" w:rsidR="00000000" w:rsidRPr="00000000">
        <w:rPr>
          <w:rFonts w:ascii="Calibri" w:cs="Calibri" w:eastAsia="Calibri" w:hAnsi="Calibri"/>
          <w:color w:val="000000"/>
          <w:sz w:val="31"/>
          <w:szCs w:val="31"/>
          <w:rtl w:val="0"/>
        </w:rPr>
        <w:t xml:space="preserve">Using single-cell RNA sequencing (scRNA-seq) technologies, RNA-seq may be done on individual cells, allowing for the study of cell-specific changes in RNA expression. Accordingly, unlike conventional RNA-seq, scRNA-seq permits statistical studies that may provide additional biological insights. (Yip, Sham and Wang, 2019)</w:t>
      </w:r>
    </w:p>
    <w:p w:rsidR="00000000" w:rsidDel="00000000" w:rsidP="00000000" w:rsidRDefault="00000000" w:rsidRPr="00000000" w14:paraId="0000001E">
      <w:pPr>
        <w:jc w:val="both"/>
        <w:rPr>
          <w:sz w:val="32"/>
          <w:szCs w:val="32"/>
        </w:rPr>
      </w:pPr>
      <w:r w:rsidDel="00000000" w:rsidR="00000000" w:rsidRPr="00000000">
        <w:rPr>
          <w:rtl w:val="0"/>
        </w:rPr>
      </w:r>
    </w:p>
    <w:p w:rsidR="00000000" w:rsidDel="00000000" w:rsidP="00000000" w:rsidRDefault="00000000" w:rsidRPr="00000000" w14:paraId="0000001F">
      <w:pPr>
        <w:jc w:val="left"/>
        <w:rPr>
          <w:rFonts w:ascii="Calibri" w:cs="Calibri" w:eastAsia="Calibri" w:hAnsi="Calibri"/>
          <w:color w:val="000000"/>
          <w:sz w:val="31"/>
          <w:szCs w:val="31"/>
        </w:rPr>
      </w:pPr>
      <w:r w:rsidDel="00000000" w:rsidR="00000000" w:rsidRPr="00000000">
        <w:rPr>
          <w:rFonts w:ascii="Calibri" w:cs="Calibri" w:eastAsia="Calibri" w:hAnsi="Calibri"/>
          <w:sz w:val="32"/>
          <w:szCs w:val="32"/>
          <w:rtl w:val="0"/>
        </w:rPr>
        <w:t xml:space="preserve">In order to perform mRNA sequencing from a single cell (scRNA-seq), two specific challenges that aren't prevalent in conventional population-level techniques need to be tackled: (1) the isolation of individual cells and (2) the magnification of extremely small quantities of mRNA from a cell. The procedure for every scRNA-seq study adheres to a common fundamental approach. Initially, an individual cell is isolated and broken down, followed by a process called reverse transcription, which helps in selecting mRNA (via poly[T] priming) and generating cDNA. The very small quantities of cDNA produced are then magnified using either PCR or in vitro transcription. Eventually, the magnified cDNA is utilized for the preparation of the sequencing library. </w:t>
      </w:r>
      <w:r w:rsidDel="00000000" w:rsidR="00000000" w:rsidRPr="00000000">
        <w:rPr>
          <w:rFonts w:ascii="Calibri" w:cs="Calibri" w:eastAsia="Calibri" w:hAnsi="Calibri"/>
          <w:color w:val="000000"/>
          <w:sz w:val="31"/>
          <w:szCs w:val="31"/>
          <w:rtl w:val="0"/>
        </w:rPr>
        <w:t xml:space="preserve">(Kolodziejczyk</w:t>
      </w:r>
      <w:r w:rsidDel="00000000" w:rsidR="00000000" w:rsidRPr="00000000">
        <w:rPr>
          <w:rFonts w:ascii="Calibri" w:cs="Calibri" w:eastAsia="Calibri" w:hAnsi="Calibri"/>
          <w:i w:val="1"/>
          <w:color w:val="000000"/>
          <w:sz w:val="31"/>
          <w:szCs w:val="31"/>
          <w:rtl w:val="0"/>
        </w:rPr>
        <w:t xml:space="preserve"> et al.,</w:t>
      </w:r>
      <w:r w:rsidDel="00000000" w:rsidR="00000000" w:rsidRPr="00000000">
        <w:rPr>
          <w:rFonts w:ascii="Calibri" w:cs="Calibri" w:eastAsia="Calibri" w:hAnsi="Calibri"/>
          <w:color w:val="000000"/>
          <w:sz w:val="31"/>
          <w:szCs w:val="31"/>
          <w:rtl w:val="0"/>
        </w:rPr>
        <w:t xml:space="preserve"> 2015)</w:t>
      </w:r>
    </w:p>
    <w:p w:rsidR="00000000" w:rsidDel="00000000" w:rsidP="00000000" w:rsidRDefault="00000000" w:rsidRPr="00000000" w14:paraId="00000020">
      <w:pPr>
        <w:jc w:val="left"/>
        <w:rPr>
          <w:sz w:val="32"/>
          <w:szCs w:val="32"/>
        </w:rPr>
      </w:pPr>
      <w:r w:rsidDel="00000000" w:rsidR="00000000" w:rsidRPr="00000000">
        <w:rPr>
          <w:rtl w:val="0"/>
        </w:rPr>
      </w:r>
    </w:p>
    <w:p w:rsidR="00000000" w:rsidDel="00000000" w:rsidP="00000000" w:rsidRDefault="00000000" w:rsidRPr="00000000" w14:paraId="00000021">
      <w:pPr>
        <w:jc w:val="left"/>
        <w:rPr>
          <w:sz w:val="32"/>
          <w:szCs w:val="32"/>
        </w:rPr>
      </w:pPr>
      <w:r w:rsidDel="00000000" w:rsidR="00000000" w:rsidRPr="00000000">
        <w:rPr>
          <w:rtl w:val="0"/>
        </w:rPr>
      </w:r>
    </w:p>
    <w:p w:rsidR="00000000" w:rsidDel="00000000" w:rsidP="00000000" w:rsidRDefault="00000000" w:rsidRPr="00000000" w14:paraId="00000022">
      <w:pPr>
        <w:jc w:val="left"/>
        <w:rPr>
          <w:sz w:val="32"/>
          <w:szCs w:val="32"/>
        </w:rPr>
      </w:pPr>
      <w:r w:rsidDel="00000000" w:rsidR="00000000" w:rsidRPr="00000000">
        <w:rPr>
          <w:rtl w:val="0"/>
        </w:rPr>
      </w:r>
    </w:p>
    <w:p w:rsidR="00000000" w:rsidDel="00000000" w:rsidP="00000000" w:rsidRDefault="00000000" w:rsidRPr="00000000" w14:paraId="00000023">
      <w:pPr>
        <w:jc w:val="left"/>
        <w:rPr>
          <w:sz w:val="32"/>
          <w:szCs w:val="32"/>
        </w:rPr>
      </w:pPr>
      <w:r w:rsidDel="00000000" w:rsidR="00000000" w:rsidRPr="00000000">
        <w:rPr>
          <w:rtl w:val="0"/>
        </w:rPr>
      </w:r>
    </w:p>
    <w:p w:rsidR="00000000" w:rsidDel="00000000" w:rsidP="00000000" w:rsidRDefault="00000000" w:rsidRPr="00000000" w14:paraId="00000024">
      <w:pPr>
        <w:jc w:val="left"/>
        <w:rPr>
          <w:sz w:val="32"/>
          <w:szCs w:val="32"/>
        </w:rPr>
      </w:pPr>
      <w:r w:rsidDel="00000000" w:rsidR="00000000" w:rsidRPr="00000000">
        <w:rPr>
          <w:rtl w:val="0"/>
        </w:rPr>
      </w:r>
    </w:p>
    <w:p w:rsidR="00000000" w:rsidDel="00000000" w:rsidP="00000000" w:rsidRDefault="00000000" w:rsidRPr="00000000" w14:paraId="00000025">
      <w:pPr>
        <w:jc w:val="left"/>
        <w:rPr>
          <w:sz w:val="32"/>
          <w:szCs w:val="32"/>
        </w:rPr>
      </w:pPr>
      <w:r w:rsidDel="00000000" w:rsidR="00000000" w:rsidRPr="00000000">
        <w:rPr>
          <w:rtl w:val="0"/>
        </w:rPr>
      </w:r>
    </w:p>
    <w:p w:rsidR="00000000" w:rsidDel="00000000" w:rsidP="00000000" w:rsidRDefault="00000000" w:rsidRPr="00000000" w14:paraId="00000026">
      <w:pPr>
        <w:jc w:val="left"/>
        <w:rPr>
          <w:sz w:val="32"/>
          <w:szCs w:val="32"/>
        </w:rPr>
      </w:pPr>
      <w:r w:rsidDel="00000000" w:rsidR="00000000" w:rsidRPr="00000000">
        <w:rPr>
          <w:rtl w:val="0"/>
        </w:rPr>
      </w:r>
    </w:p>
    <w:p w:rsidR="00000000" w:rsidDel="00000000" w:rsidP="00000000" w:rsidRDefault="00000000" w:rsidRPr="00000000" w14:paraId="00000027">
      <w:pPr>
        <w:jc w:val="left"/>
        <w:rPr>
          <w:sz w:val="32"/>
          <w:szCs w:val="32"/>
        </w:rPr>
      </w:pPr>
      <w:r w:rsidDel="00000000" w:rsidR="00000000" w:rsidRPr="00000000">
        <w:rPr>
          <w:rtl w:val="0"/>
        </w:rPr>
      </w:r>
    </w:p>
    <w:p w:rsidR="00000000" w:rsidDel="00000000" w:rsidP="00000000" w:rsidRDefault="00000000" w:rsidRPr="00000000" w14:paraId="00000028">
      <w:pPr>
        <w:jc w:val="left"/>
        <w:rPr>
          <w:sz w:val="32"/>
          <w:szCs w:val="32"/>
        </w:rPr>
      </w:pPr>
      <w:r w:rsidDel="00000000" w:rsidR="00000000" w:rsidRPr="00000000">
        <w:rPr>
          <w:rtl w:val="0"/>
        </w:rPr>
      </w:r>
    </w:p>
    <w:p w:rsidR="00000000" w:rsidDel="00000000" w:rsidP="00000000" w:rsidRDefault="00000000" w:rsidRPr="00000000" w14:paraId="00000029">
      <w:pPr>
        <w:jc w:val="left"/>
        <w:rPr>
          <w:sz w:val="32"/>
          <w:szCs w:val="32"/>
        </w:rPr>
      </w:pPr>
      <w:r w:rsidDel="00000000" w:rsidR="00000000" w:rsidRPr="00000000">
        <w:rPr>
          <w:rtl w:val="0"/>
        </w:rPr>
      </w:r>
    </w:p>
    <w:p w:rsidR="00000000" w:rsidDel="00000000" w:rsidP="00000000" w:rsidRDefault="00000000" w:rsidRPr="00000000" w14:paraId="0000002A">
      <w:pPr>
        <w:jc w:val="left"/>
        <w:rPr>
          <w:sz w:val="32"/>
          <w:szCs w:val="32"/>
        </w:rPr>
      </w:pPr>
      <w:r w:rsidDel="00000000" w:rsidR="00000000" w:rsidRPr="00000000">
        <w:rPr>
          <w:rtl w:val="0"/>
        </w:rPr>
      </w:r>
    </w:p>
    <w:p w:rsidR="00000000" w:rsidDel="00000000" w:rsidP="00000000" w:rsidRDefault="00000000" w:rsidRPr="00000000" w14:paraId="0000002B">
      <w:pPr>
        <w:jc w:val="left"/>
        <w:rPr>
          <w:sz w:val="32"/>
          <w:szCs w:val="32"/>
        </w:rPr>
      </w:pPr>
      <w:r w:rsidDel="00000000" w:rsidR="00000000" w:rsidRPr="00000000">
        <w:rPr>
          <w:rtl w:val="0"/>
        </w:rPr>
      </w:r>
    </w:p>
    <w:p w:rsidR="00000000" w:rsidDel="00000000" w:rsidP="00000000" w:rsidRDefault="00000000" w:rsidRPr="00000000" w14:paraId="0000002C">
      <w:pPr>
        <w:jc w:val="left"/>
        <w:rPr>
          <w:sz w:val="32"/>
          <w:szCs w:val="32"/>
        </w:rPr>
      </w:pPr>
      <w:r w:rsidDel="00000000" w:rsidR="00000000" w:rsidRPr="00000000">
        <w:rPr>
          <w:rtl w:val="0"/>
        </w:rPr>
      </w:r>
    </w:p>
    <w:p w:rsidR="00000000" w:rsidDel="00000000" w:rsidP="00000000" w:rsidRDefault="00000000" w:rsidRPr="00000000" w14:paraId="0000002D">
      <w:pPr>
        <w:jc w:val="left"/>
        <w:rPr>
          <w:sz w:val="32"/>
          <w:szCs w:val="32"/>
        </w:rPr>
      </w:pPr>
      <w:r w:rsidDel="00000000" w:rsidR="00000000" w:rsidRPr="00000000">
        <w:rPr>
          <w:rtl w:val="0"/>
        </w:rPr>
      </w:r>
    </w:p>
    <w:p w:rsidR="00000000" w:rsidDel="00000000" w:rsidP="00000000" w:rsidRDefault="00000000" w:rsidRPr="00000000" w14:paraId="0000002E">
      <w:pPr>
        <w:jc w:val="left"/>
        <w:rPr>
          <w:sz w:val="32"/>
          <w:szCs w:val="32"/>
        </w:rPr>
      </w:pPr>
      <w:r w:rsidDel="00000000" w:rsidR="00000000" w:rsidRPr="00000000">
        <w:rPr>
          <w:rtl w:val="0"/>
        </w:rPr>
      </w:r>
    </w:p>
    <w:p w:rsidR="00000000" w:rsidDel="00000000" w:rsidP="00000000" w:rsidRDefault="00000000" w:rsidRPr="00000000" w14:paraId="0000002F">
      <w:pPr>
        <w:jc w:val="left"/>
        <w:rPr>
          <w:sz w:val="32"/>
          <w:szCs w:val="32"/>
        </w:rPr>
      </w:pPr>
      <w:r w:rsidDel="00000000" w:rsidR="00000000" w:rsidRPr="00000000">
        <w:rPr>
          <w:rtl w:val="0"/>
        </w:rPr>
      </w:r>
    </w:p>
    <w:p w:rsidR="00000000" w:rsidDel="00000000" w:rsidP="00000000" w:rsidRDefault="00000000" w:rsidRPr="00000000" w14:paraId="00000030">
      <w:pPr>
        <w:jc w:val="left"/>
        <w:rPr>
          <w:sz w:val="32"/>
          <w:szCs w:val="32"/>
        </w:rPr>
      </w:pPr>
      <w:r w:rsidDel="00000000" w:rsidR="00000000" w:rsidRPr="00000000">
        <w:rPr>
          <w:rtl w:val="0"/>
        </w:rPr>
        <w:br w:type="textWrapping"/>
      </w:r>
      <w:r w:rsidDel="00000000" w:rsidR="00000000" w:rsidRPr="00000000">
        <w:rPr>
          <w:sz w:val="32"/>
          <w:szCs w:val="32"/>
          <w:rtl w:val="0"/>
        </w:rPr>
        <w:t xml:space="preserve">BIBLIOGRAPHY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Alfieri, J.M., Wang, G., Jonika, M.M., Gill, C.A., Blackmon, H. and Athrey, G.N. (2022) 'A primer for single-cell sequencing in non-model organisms',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Genes,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13(2).</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Anstead, C.A., Korhonen, P.K., Young, N.D., Hall, R.S., Jex, A.R., Murali, S.C., Hughes, D.S.T., Lee, S.F., Perry, T., Stroehlein, A.J., Ansell, B.R.E., Breugelmans, B., Hofmann, A., Qu, J., Dugan, S., Lee, S.L., Chao, H., Dinh, H., Han, Y., Doddapaneni, H.V., Worley, K.C., Muzny, D.M., Ioannidis, P., Waterhouse, R.M., Zdobnov, E.M., James, P.J., Bagnall, N.H., Kotze, A.C., Gibbs, R.A., Richards, S., Batterham, P. and Gasser, R.B. (2015) 'Lucilia cuprina genome unlocks parasitic fly biology to underpin future interventions',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Nature Communications,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6(1), pp. 7344.</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Caers, J., Verlinden, H., Zels, S., Vandersmissen, H.P., Vuerinckx, K. and Schoofs, L. (2012) 'More than two decades of research on insect neuropeptide GPCRs: An overview',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Frontiers in Endocrinology,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Duan Şahbaz, B. and Birgül Iyison, N. (2019) 'Prediction and expression analysis of G protein-coupled receptors in the laboratory stick insect, carausius morosus',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Turkish Journal of Biology = Turk Biyoloji Dergisi,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43(1), pp. 77-88.</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González-Silva, L., Quevedo, L. and Varela, I. (2020) 'Tumor functional heterogeneity unraveled by scRNA-seq technologies',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Trends in Cancer,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6(1), pp. 13-19.</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Heng, B.C., Aubel, D. and Fussenegger, M. (2013) 'An overview of the diverse roles of G-protein coupled receptors (GPCRs) in the pathophysiology of various human diseases',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Biotechnology Advances,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31(8), pp. 1676-1694.</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Kroeze, W.K., Sheffler, D.J. and Roth, B.L. (2003) 'G-protein-coupled receptors at a glance',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Journal of Cell Science,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116(24), pp. 4867-4869.</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Liu, N., Li, T., Wang, Y. and Liu, S. (2021a) 'G-protein coupled receptors (GPCRs) in Insects—A potential target for new insecticide development',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Molecules,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26(10).</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Liu, N., Li, T., Wang, Y. and Liu, S. (2021b) 'G-protein coupled receptors (GPCRs) in Insects—A potential target for new insecticide development',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Molecules,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26(10).</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Rosenbaum, D.M., Rasmussen, S.G.F. and Kobilka, B.K. (2009) 'The structure and function of G-protein-coupled receptors',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Nature,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459(7245), pp. 356-363.</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Schiöth, H.B. and Fredriksson, R. (2005) 'The GRAFS classification system of G-protein coupled receptors in comparative perspective',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General and Comparative Endocrinology,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142(1), pp. 94-101.</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Strader, C.D., Fong, T.M., Tota, M.R., Underwood, D. and Dixon, R.A.F. (1994) 'Structure and function of g protein-coupled receptors',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Annual Review of Biochemistry,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63(1), pp. 101-132.</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Veenstra, J.A., Rombauts, S. and Grbić, M. (2012) 'In silico cloning of genes encoding neuropeptides, neurohormones and their putative G-protein coupled receptors in a spider mite',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Insect Biochemistry and Molecular Biology,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42(4), pp. 277-295.</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Yip, S.H., Sham, P.C. and Wang, J. (2019) 'Evaluation of tools for highly variable gene discovery from single-cell RNA-seq data',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Briefings in Bioinformatics,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20(4), pp. 1583-1589.</w:t>
      </w:r>
    </w:p>
    <w:p w:rsidR="00000000" w:rsidDel="00000000" w:rsidP="00000000" w:rsidRDefault="00000000" w:rsidRPr="00000000" w14:paraId="0000003F">
      <w:pPr>
        <w:jc w:val="left"/>
        <w:rPr>
          <w:rFonts w:ascii="Calibri" w:cs="Calibri" w:eastAsia="Calibri" w:hAnsi="Calibri"/>
          <w:color w:val="000000"/>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basedOn w:val="DefaultParagraphFont"/>
    <w:uiPriority w:val="99"/>
    <w:semiHidden w:val="1"/>
    <w:unhideWhenUsed w:val="1"/>
    <w:rPr>
      <w:vertAlign w:val="superscript"/>
    </w:rPr>
  </w:style>
  <w:style w:type="character" w:styleId="EndnoteTextChar" w:customStyle="1">
    <w:name w:val="Endnote Text Char"/>
    <w:basedOn w:val="DefaultParagraphFont"/>
    <w:link w:val="EndnoteText"/>
    <w:uiPriority w:val="99"/>
    <w:semiHidden w:val="1"/>
    <w:rPr>
      <w:sz w:val="20"/>
      <w:szCs w:val="20"/>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FootnoteReference">
    <w:name w:val="footnote reference"/>
    <w:basedOn w:val="DefaultParagraphFont"/>
    <w:uiPriority w:val="99"/>
    <w:semiHidden w:val="1"/>
    <w:unhideWhenUsed w:val="1"/>
    <w:rPr>
      <w:vertAlign w:val="superscript"/>
    </w:rPr>
  </w:style>
  <w:style w:type="character" w:styleId="FootnoteTextChar" w:customStyle="1">
    <w:name w:val="Footnote Text Char"/>
    <w:basedOn w:val="DefaultParagraphFont"/>
    <w:link w:val="FootnoteText"/>
    <w:uiPriority w:val="99"/>
    <w:semiHidden w:val="1"/>
    <w:rPr>
      <w:sz w:val="20"/>
      <w:szCs w:val="20"/>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paragraph" w:styleId="NoSpacing">
    <w:name w:val="No Spacing"/>
    <w:uiPriority w:val="1"/>
    <w:qFormat w:val="1"/>
    <w:pPr>
      <w:spacing w:after="0" w:line="240" w:lineRule="auto"/>
    </w:pPr>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sDkySaid8SQmXH6Bt98jAf8hg==">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2023-05-23T14:57:50.4200017Z</dcterms:created>
  <dc:creator>Suresh Babu, Abhijith</dc:creator>
</cp:coreProperties>
</file>